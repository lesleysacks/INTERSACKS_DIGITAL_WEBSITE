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LESLEY SACKS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2"/>
          <w:szCs w:val="32"/>
          <w:u w:val="singl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ahoma" w:cs="Tahoma" w:eastAsia="Tahoma" w:hAnsi="Tahom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2" w:sz="4" w:val="single"/>
          <w:right w:color="000000" w:space="4" w:sz="4" w:val="single"/>
        </w:pBdr>
        <w:shd w:fill="d9d9d9" w:val="clear"/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Personal information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Lesley Sacks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 number: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9708085181088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Address: </w:t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256 AmstelhofAvenue, Paarl, 7646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Phone numbers: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0636628853/ 073 334 2763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E-mail: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Lesleysacks1@gmail.com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Date of Birth (Age):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08/08/97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Languages: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Afrikaans and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Driving licence: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Computer literate: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Word, Excel, Power Point, VS code, SQL Database,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Github , Git, Python,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Personal Profile &amp; Skills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a highly organized individual with strong communication skills, both written and 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communication skills, both written and oral and I have well-developed planning and organization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love challenges and are always motivated. I am a young, energetic, hardworking and trustworthy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2" w:sz="4" w:val="single"/>
          <w:right w:color="000000" w:space="4" w:sz="4" w:val="single"/>
        </w:pBdr>
        <w:shd w:fill="d9d9d9" w:val="clear"/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Education and qualifications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Qualification: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Matric / Grade 12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Institution: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Paulus Joubert High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Afrikaans, English, Maths literacy, Business Studies,      Accounting   and CAT( computer practice)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Qualification:      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Institution:            Hyperiondev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Year:                     2025(currently)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Subjects:               Python, Html, Css etc.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Work experience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360" w:lineRule="auto"/>
        <w:ind w:left="720" w:hanging="360"/>
        <w:rPr>
          <w:ins w:author="Me" w:id="0" w:date="2025-08-18T10:47:34Z"/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Checkers – Fruit &amp; Veg Assistant        </w:t>
      </w:r>
      <w:ins w:author="Me" w:id="0" w:date="2025-08-18T10:47:34Z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             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3">
      <w:pPr>
        <w:spacing w:after="0" w:line="360" w:lineRule="auto"/>
        <w:ind w:left="7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PrChange w:author="Me" w:id="1" w:date="2025-08-18T10:47:39Z"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rPrChange>
        </w:rPr>
        <w:pPrChange w:author="Me" w:id="0" w:date="2025-08-18T10:47:39Z">
          <w:pPr>
            <w:numPr>
              <w:ilvl w:val="0"/>
              <w:numId w:val="3"/>
            </w:numPr>
            <w:spacing w:line="360" w:lineRule="auto"/>
            <w:ind w:left="720" w:hanging="360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Jan 2016 – Mar 2016 (3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Imperial Merchandising Merchandiser 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Apr 2016 – Dec 2016 (8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Pack ’n Stack – Merchandiser (Full-time)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Jan 2017 – Nov 2019 (2 years, 11 months)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Drakenstein Municipality (EPWP) – General Worker (Contract)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Jan 2020 – Mar 2020 (3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Home Furniture – Sales/Assistant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Apr 2020 – Nov 2020 (7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DC Meat Wholesalers – General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Nov 2020 – Nov 2022(2years)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Martin &amp; East( 3 months) (General Labourer(Feb 2023 -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Ruby Rose Feminine Hygiene – Warehouse / Machine Operator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Jan 2024 – Aug 2025 (1 year, 7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REFERENCE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Principle : Paulus Joubert HighSchool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2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Name and Contact details:  Ivan Collins  (021) 862 3611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Ruby Rose Feminine Hygiene: Ian Stanley 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Contact details : 072 369 1111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I am highly organised individual with excellent, strong communication skills, both written and oral. I am computer literate and can work well under pressure. I am a team player and have also no problem of working alone. I easily adapt to new environment and I am a fast learner.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I SOMELY DECLARE THAT THE INFORMATION RENDERED ABOVE IS CORRECT!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Signature:………………………….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Tahoma"/>
  <w:font w:name="Arial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595959"/>
        <w:sz w:val="30"/>
        <w:szCs w:val="30"/>
        <w:lang w:val="en-ZA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6152f" w:space="12" w:sz="12" w:val="single"/>
      </w:pBdr>
      <w:spacing w:after="480" w:before="460" w:lineRule="auto"/>
    </w:pPr>
    <w:rPr>
      <w:rFonts w:ascii="Calibri" w:cs="Calibri" w:eastAsia="Calibri" w:hAnsi="Calibri"/>
      <w:color w:val="731c3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60" w:lineRule="auto"/>
    </w:pPr>
    <w:rPr>
      <w:rFonts w:ascii="Calibri" w:cs="Calibri" w:eastAsia="Calibri" w:hAnsi="Calibri"/>
      <w:b w:val="1"/>
      <w:bCs w:val="1"/>
      <w:color w:val="7f7f7f"/>
    </w:rPr>
  </w:style>
  <w:style w:type="paragraph" w:styleId="Heading3">
    <w:name w:val="heading 3"/>
    <w:basedOn w:val="Normal"/>
    <w:next w:val="Normal"/>
    <w:pPr>
      <w:keepNext w:val="1"/>
      <w:keepLines w:val="1"/>
      <w:spacing w:before="460" w:lineRule="auto"/>
    </w:pPr>
    <w:rPr>
      <w:rFonts w:ascii="Calibri" w:cs="Calibri" w:eastAsia="Calibri" w:hAnsi="Calibri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spacing w:before="460" w:lineRule="auto"/>
    </w:pPr>
    <w:rPr>
      <w:rFonts w:ascii="Calibri" w:cs="Calibri" w:eastAsia="Calibri" w:hAnsi="Calibri"/>
      <w:i w:val="1"/>
      <w:iCs w:val="1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spacing w:before="460" w:lineRule="auto"/>
    </w:pPr>
    <w:rPr>
      <w:rFonts w:ascii="Calibri" w:cs="Calibri" w:eastAsia="Calibri" w:hAnsi="Calibri"/>
      <w:color w:val="262626"/>
      <w:sz w:val="34"/>
      <w:szCs w:val="34"/>
    </w:rPr>
  </w:style>
  <w:style w:type="paragraph" w:styleId="Heading6">
    <w:name w:val="heading 6"/>
    <w:basedOn w:val="Normal"/>
    <w:next w:val="Normal"/>
    <w:pPr>
      <w:keepNext w:val="1"/>
      <w:keepLines w:val="1"/>
      <w:spacing w:before="460" w:lineRule="auto"/>
    </w:pPr>
    <w:rPr>
      <w:rFonts w:ascii="Calibri" w:cs="Calibri" w:eastAsia="Calibri" w:hAnsi="Calibri"/>
      <w:i w:val="1"/>
      <w:iCs w:val="1"/>
      <w:color w:val="262626"/>
      <w:sz w:val="34"/>
      <w:szCs w:val="34"/>
    </w:rPr>
  </w:style>
  <w:style w:type="paragraph" w:styleId="Title">
    <w:name w:val="Title"/>
    <w:basedOn w:val="Normal"/>
    <w:next w:val="Normal"/>
    <w:pPr>
      <w:spacing w:after="60" w:line="240" w:lineRule="auto"/>
    </w:pPr>
    <w:rPr>
      <w:rFonts w:ascii="Calibri" w:cs="Calibri" w:eastAsia="Calibri" w:hAnsi="Calibri"/>
      <w:smallCaps w:val="1"/>
      <w:color w:val="262626"/>
      <w:sz w:val="66"/>
      <w:szCs w:val="66"/>
    </w:rPr>
  </w:style>
  <w:style w:type="paragraph" w:styleId="Subtitle">
    <w:name w:val="Subtitle"/>
    <w:basedOn w:val="Normal"/>
    <w:next w:val="Normal"/>
    <w:pPr>
      <w:spacing w:after="520" w:lineRule="auto"/>
    </w:pPr>
    <w:rPr>
      <w:smallCaps w:val="1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